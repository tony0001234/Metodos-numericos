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DCF8D" w14:textId="6B765D03" w:rsidR="00583098" w:rsidRPr="00FA1B67" w:rsidRDefault="00583098" w:rsidP="00583098">
      <w:pPr>
        <w:rPr>
          <w:rFonts w:ascii="Arial" w:hAnsi="Arial" w:cs="Arial"/>
        </w:rPr>
      </w:pPr>
      <w:r w:rsidRPr="0041371A">
        <w:rPr>
          <w:noProof/>
        </w:rPr>
        <w:drawing>
          <wp:anchor distT="0" distB="0" distL="114300" distR="114300" simplePos="0" relativeHeight="251659264" behindDoc="0" locked="0" layoutInCell="1" allowOverlap="1" wp14:anchorId="4CAC0F55" wp14:editId="7FD51BA9">
            <wp:simplePos x="0" y="0"/>
            <wp:positionH relativeFrom="page">
              <wp:posOffset>5862970</wp:posOffset>
            </wp:positionH>
            <wp:positionV relativeFrom="paragraph">
              <wp:posOffset>-725805</wp:posOffset>
            </wp:positionV>
            <wp:extent cx="1598070" cy="1675354"/>
            <wp:effectExtent l="0" t="0" r="2540" b="1270"/>
            <wp:wrapNone/>
            <wp:docPr id="1" name="Imagen 1" descr="Logo Universidad Mariano Galvez , Png Download - Universidad Mariano Galvez  Logo Vector, Transparent Png - kind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dad Mariano Galvez , Png Download - Universidad Mariano Galvez  Logo Vector, Transparent Png - kind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070" cy="167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B67">
        <w:rPr>
          <w:rFonts w:ascii="Arial" w:hAnsi="Arial" w:cs="Arial"/>
        </w:rPr>
        <w:t>Anthony Fabian Ramirez Orellana</w:t>
      </w:r>
    </w:p>
    <w:p w14:paraId="2E0024B2" w14:textId="77777777" w:rsidR="00583098" w:rsidRPr="00FA1B67" w:rsidRDefault="00583098" w:rsidP="00583098">
      <w:pPr>
        <w:rPr>
          <w:rFonts w:ascii="Arial" w:hAnsi="Arial" w:cs="Arial"/>
        </w:rPr>
      </w:pPr>
      <w:r w:rsidRPr="00FA1B67">
        <w:rPr>
          <w:rFonts w:ascii="Arial" w:hAnsi="Arial" w:cs="Arial"/>
        </w:rPr>
        <w:t>Carne: 9490-22-958</w:t>
      </w:r>
    </w:p>
    <w:p w14:paraId="568C9DA6" w14:textId="6926E0C1" w:rsidR="00583098" w:rsidRPr="00FA1B67" w:rsidRDefault="00583098" w:rsidP="00583098">
      <w:pPr>
        <w:rPr>
          <w:rFonts w:ascii="Arial" w:hAnsi="Arial" w:cs="Arial"/>
        </w:rPr>
      </w:pPr>
      <w:r w:rsidRPr="0041371A">
        <w:rPr>
          <w:rFonts w:ascii="Arial" w:hAnsi="Arial" w:cs="Arial"/>
        </w:rPr>
        <w:t>Sección</w:t>
      </w:r>
      <w:r w:rsidRPr="00FA1B67">
        <w:rPr>
          <w:rFonts w:ascii="Arial" w:hAnsi="Arial" w:cs="Arial"/>
        </w:rPr>
        <w:t>: “</w:t>
      </w:r>
      <w:r w:rsidR="00F9685D">
        <w:rPr>
          <w:rFonts w:ascii="Arial" w:hAnsi="Arial" w:cs="Arial"/>
        </w:rPr>
        <w:t>A</w:t>
      </w:r>
      <w:r w:rsidRPr="00FA1B67">
        <w:rPr>
          <w:rFonts w:ascii="Arial" w:hAnsi="Arial" w:cs="Arial"/>
        </w:rPr>
        <w:t>”</w:t>
      </w:r>
    </w:p>
    <w:p w14:paraId="6B88D31A" w14:textId="1C8F6BC8" w:rsidR="00583098" w:rsidRDefault="00583098" w:rsidP="005830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Catedrático: </w:t>
      </w:r>
      <w:r w:rsidR="00B660E9">
        <w:rPr>
          <w:rFonts w:ascii="Arial" w:hAnsi="Arial" w:cs="Arial"/>
        </w:rPr>
        <w:t>Jorge Pérez</w:t>
      </w:r>
    </w:p>
    <w:p w14:paraId="7B177890" w14:textId="77777777" w:rsidR="00583098" w:rsidRDefault="00583098" w:rsidP="00583098">
      <w:pPr>
        <w:rPr>
          <w:rFonts w:ascii="Arial" w:hAnsi="Arial" w:cs="Arial"/>
        </w:rPr>
      </w:pPr>
    </w:p>
    <w:p w14:paraId="1A4E8E76" w14:textId="77777777" w:rsidR="00583098" w:rsidRPr="00AD29BA" w:rsidRDefault="00583098" w:rsidP="00583098">
      <w:pPr>
        <w:rPr>
          <w:rFonts w:ascii="Arial" w:hAnsi="Arial" w:cs="Arial"/>
        </w:rPr>
      </w:pPr>
    </w:p>
    <w:p w14:paraId="52BBFE43" w14:textId="77777777" w:rsidR="00583098" w:rsidRPr="00AD29BA" w:rsidRDefault="00583098" w:rsidP="00583098">
      <w:pPr>
        <w:rPr>
          <w:rFonts w:ascii="Arial" w:hAnsi="Arial" w:cs="Arial"/>
        </w:rPr>
      </w:pPr>
    </w:p>
    <w:p w14:paraId="11162F6D" w14:textId="77777777" w:rsidR="00583098" w:rsidRPr="00AD29BA" w:rsidRDefault="00583098" w:rsidP="00583098">
      <w:pPr>
        <w:rPr>
          <w:rFonts w:ascii="Arial" w:hAnsi="Arial" w:cs="Arial"/>
        </w:rPr>
      </w:pPr>
    </w:p>
    <w:p w14:paraId="1B262F55" w14:textId="77777777" w:rsidR="00583098" w:rsidRPr="00AD29BA" w:rsidRDefault="00583098" w:rsidP="00583098">
      <w:pPr>
        <w:rPr>
          <w:rFonts w:ascii="Arial" w:hAnsi="Arial" w:cs="Arial"/>
        </w:rPr>
      </w:pPr>
    </w:p>
    <w:p w14:paraId="22F29557" w14:textId="77777777" w:rsidR="00583098" w:rsidRPr="00AD29BA" w:rsidRDefault="00583098" w:rsidP="00583098">
      <w:pPr>
        <w:rPr>
          <w:rFonts w:ascii="Arial" w:hAnsi="Arial" w:cs="Arial"/>
        </w:rPr>
      </w:pPr>
    </w:p>
    <w:p w14:paraId="3E332813" w14:textId="4E5C54A3" w:rsidR="42C36091" w:rsidRDefault="42C36091" w:rsidP="42C36091">
      <w:pPr>
        <w:rPr>
          <w:rFonts w:ascii="Arial" w:hAnsi="Arial" w:cs="Arial"/>
        </w:rPr>
      </w:pPr>
    </w:p>
    <w:p w14:paraId="4F57ECB1" w14:textId="77777777" w:rsidR="00583098" w:rsidRPr="00AD29BA" w:rsidRDefault="00583098" w:rsidP="00583098">
      <w:pPr>
        <w:rPr>
          <w:rFonts w:ascii="Arial" w:hAnsi="Arial" w:cs="Arial"/>
        </w:rPr>
      </w:pPr>
    </w:p>
    <w:p w14:paraId="7B202414" w14:textId="77777777" w:rsidR="00583098" w:rsidRDefault="00583098" w:rsidP="00583098">
      <w:pPr>
        <w:rPr>
          <w:rFonts w:ascii="Arial" w:hAnsi="Arial" w:cs="Arial"/>
        </w:rPr>
      </w:pPr>
    </w:p>
    <w:p w14:paraId="1B15150B" w14:textId="2DE9ACC3" w:rsidR="00583098" w:rsidRDefault="00B660E9" w:rsidP="00583098">
      <w:pPr>
        <w:jc w:val="center"/>
        <w:rPr>
          <w:rFonts w:ascii="Arial" w:hAnsi="Arial" w:cs="Arial"/>
        </w:rPr>
      </w:pPr>
      <w:r w:rsidRPr="00B660E9">
        <w:rPr>
          <w:rFonts w:ascii="Arial" w:hAnsi="Arial" w:cs="Arial"/>
        </w:rPr>
        <w:t>Tarea 10</w:t>
      </w:r>
      <w:r>
        <w:rPr>
          <w:rFonts w:ascii="Arial" w:hAnsi="Arial" w:cs="Arial"/>
        </w:rPr>
        <w:t xml:space="preserve"> </w:t>
      </w:r>
      <w:r w:rsidRPr="00B660E9">
        <w:rPr>
          <w:rFonts w:ascii="Arial" w:hAnsi="Arial" w:cs="Arial"/>
        </w:rPr>
        <w:t>(Diferencias divididas)</w:t>
      </w:r>
      <w:r w:rsidR="00583098">
        <w:rPr>
          <w:rFonts w:ascii="Arial" w:hAnsi="Arial" w:cs="Arial"/>
        </w:rPr>
        <w:t>.</w:t>
      </w:r>
    </w:p>
    <w:p w14:paraId="12D5118E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130F1DCD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45F6F134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2D90266B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0E1E9823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46BF3235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2FF5FDA3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0B101CA7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0427DC42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08397C30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4FE7478F" w14:textId="77777777" w:rsidR="00583098" w:rsidRDefault="00583098" w:rsidP="0027167B">
      <w:pPr>
        <w:rPr>
          <w:rFonts w:ascii="Arial" w:hAnsi="Arial" w:cs="Arial"/>
        </w:rPr>
      </w:pPr>
    </w:p>
    <w:p w14:paraId="76B10932" w14:textId="77777777" w:rsidR="00583098" w:rsidRDefault="00583098" w:rsidP="00583098">
      <w:pPr>
        <w:jc w:val="center"/>
        <w:rPr>
          <w:rFonts w:ascii="Arial" w:hAnsi="Arial" w:cs="Arial"/>
        </w:rPr>
      </w:pPr>
    </w:p>
    <w:p w14:paraId="13723300" w14:textId="0FACBA06" w:rsidR="005112CE" w:rsidRPr="00F451ED" w:rsidRDefault="00F451ED" w:rsidP="00F451ED">
      <w:pPr>
        <w:pStyle w:val="Piedepgina"/>
        <w:jc w:val="center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27</w:t>
      </w:r>
      <w:r w:rsidR="00583098" w:rsidRPr="00AD29BA">
        <w:rPr>
          <w:rFonts w:ascii="Arial" w:hAnsi="Arial" w:cs="Arial"/>
          <w:sz w:val="24"/>
          <w:lang w:val="es-ES"/>
        </w:rPr>
        <w:t>/0</w:t>
      </w:r>
      <w:r>
        <w:rPr>
          <w:rFonts w:ascii="Arial" w:hAnsi="Arial" w:cs="Arial"/>
          <w:sz w:val="24"/>
          <w:lang w:val="es-ES"/>
        </w:rPr>
        <w:t>4</w:t>
      </w:r>
      <w:r w:rsidR="00583098" w:rsidRPr="00AD29BA">
        <w:rPr>
          <w:rFonts w:ascii="Arial" w:hAnsi="Arial" w:cs="Arial"/>
          <w:sz w:val="24"/>
          <w:lang w:val="es-ES"/>
        </w:rPr>
        <w:t>/202</w:t>
      </w:r>
      <w:r>
        <w:rPr>
          <w:rFonts w:ascii="Arial" w:hAnsi="Arial" w:cs="Arial"/>
          <w:sz w:val="24"/>
          <w:lang w:val="es-ES"/>
        </w:rPr>
        <w:t>4</w:t>
      </w:r>
    </w:p>
    <w:p w14:paraId="6684EFC0" w14:textId="397658F5" w:rsidR="005112CE" w:rsidRPr="00F451ED" w:rsidRDefault="005112CE" w:rsidP="005112CE">
      <w:pPr>
        <w:rPr>
          <w:b/>
          <w:bCs/>
          <w:u w:val="single"/>
        </w:rPr>
      </w:pPr>
      <w:r w:rsidRPr="00F451ED">
        <w:rPr>
          <w:b/>
          <w:bCs/>
          <w:u w:val="single"/>
        </w:rPr>
        <w:lastRenderedPageBreak/>
        <w:t>TAREA No 10</w:t>
      </w:r>
    </w:p>
    <w:p w14:paraId="5C2DB38A" w14:textId="43A18A22" w:rsidR="005112CE" w:rsidRDefault="005112CE" w:rsidP="005112CE">
      <w:r>
        <w:t>Dada la siguiente tabla de valores, encuentre el polinomio interpolador utilizando el</w:t>
      </w:r>
      <w:r w:rsidR="00F451ED">
        <w:t xml:space="preserve"> </w:t>
      </w:r>
      <w:r>
        <w:t>método de Diferencias Divididas. Utilice el polinomio resultante para interpolar en los</w:t>
      </w:r>
      <w:r w:rsidR="00F451ED">
        <w:t xml:space="preserve"> </w:t>
      </w:r>
      <w:r>
        <w:t>valores x=1.35; x=2.1; x=2.3.</w:t>
      </w:r>
    </w:p>
    <w:p w14:paraId="604D9C62" w14:textId="1A5162C3" w:rsidR="005112CE" w:rsidRDefault="0074202A" w:rsidP="00A67AEE">
      <w:pPr>
        <w:ind w:left="1416" w:firstLine="708"/>
      </w:pPr>
      <w:r>
        <w:rPr>
          <w:noProof/>
        </w:rPr>
        <w:drawing>
          <wp:inline distT="0" distB="0" distL="0" distR="0" wp14:anchorId="3F4695D3" wp14:editId="1D657998">
            <wp:extent cx="2456953" cy="2289976"/>
            <wp:effectExtent l="0" t="0" r="635" b="0"/>
            <wp:docPr id="1975233424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33424" name="Imagen 1" descr="Interfaz de usuario gráfica, Aplicación, Tabla&#10;&#10;Descripción generada automáticamente"/>
                    <pic:cNvPicPr/>
                  </pic:nvPicPr>
                  <pic:blipFill rotWithShape="1">
                    <a:blip r:embed="rId5"/>
                    <a:srcRect l="24086" t="13854" r="32132" b="13594"/>
                    <a:stretch/>
                  </pic:blipFill>
                  <pic:spPr bwMode="auto">
                    <a:xfrm>
                      <a:off x="0" y="0"/>
                      <a:ext cx="2457127" cy="229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7B7EC" w14:textId="32B795F4" w:rsidR="00AE0BE6" w:rsidRDefault="73C78B63" w:rsidP="42C36091">
      <w:r>
        <w:rPr>
          <w:noProof/>
        </w:rPr>
        <w:drawing>
          <wp:inline distT="0" distB="0" distL="0" distR="0" wp14:anchorId="69E4B6B5" wp14:editId="6F10FB8B">
            <wp:extent cx="5876998" cy="2340096"/>
            <wp:effectExtent l="0" t="0" r="0" b="3175"/>
            <wp:docPr id="1871516304" name="Imagen 1871516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" t="26807" r="40847" b="337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98" cy="2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F3396E">
        <w:rPr>
          <w:noProof/>
        </w:rPr>
        <w:drawing>
          <wp:inline distT="0" distB="0" distL="0" distR="0" wp14:anchorId="5C9E6522" wp14:editId="6A6C54DA">
            <wp:extent cx="5715050" cy="1260745"/>
            <wp:effectExtent l="0" t="0" r="0" b="0"/>
            <wp:docPr id="1061088608" name="Imagen 106108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" t="21987" r="40847" b="554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50" cy="12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9DB4" w14:textId="3099BC40" w:rsidR="73C78B63" w:rsidRDefault="27BC14CD" w:rsidP="42C36091">
      <w:r>
        <w:rPr>
          <w:noProof/>
        </w:rPr>
        <w:lastRenderedPageBreak/>
        <w:drawing>
          <wp:inline distT="0" distB="0" distL="0" distR="0" wp14:anchorId="3B8E191E" wp14:editId="09835ECA">
            <wp:extent cx="5939625" cy="3514811"/>
            <wp:effectExtent l="0" t="0" r="4445" b="0"/>
            <wp:docPr id="1928936922" name="Imagen 1928936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5" t="8132" r="12881" b="5421"/>
                    <a:stretch>
                      <a:fillRect/>
                    </a:stretch>
                  </pic:blipFill>
                  <pic:spPr>
                    <a:xfrm>
                      <a:off x="0" y="0"/>
                      <a:ext cx="5942270" cy="35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62C" w14:textId="02092606" w:rsidR="0027167B" w:rsidRDefault="00AE0BE6" w:rsidP="42C36091">
      <w:r>
        <w:rPr>
          <w:noProof/>
        </w:rPr>
        <w:drawing>
          <wp:inline distT="0" distB="0" distL="0" distR="0" wp14:anchorId="4AFFD06D" wp14:editId="4EF4C3E6">
            <wp:extent cx="5836258" cy="2165163"/>
            <wp:effectExtent l="0" t="0" r="0" b="6985"/>
            <wp:docPr id="1493427167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27167" name="Imagen 1" descr="Diagrama&#10;&#10;Descripción generada automáticamente con confianza media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544" t="7812" r="38794" b="54155"/>
                    <a:stretch/>
                  </pic:blipFill>
                  <pic:spPr bwMode="auto">
                    <a:xfrm>
                      <a:off x="0" y="0"/>
                      <a:ext cx="5865519" cy="217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AD6E1" w14:textId="5F5EB8E7" w:rsidR="00AE0BE6" w:rsidRDefault="0027167B" w:rsidP="42C36091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84864" behindDoc="0" locked="0" layoutInCell="1" allowOverlap="1" wp14:anchorId="452A660F" wp14:editId="322515D8">
                <wp:simplePos x="0" y="0"/>
                <wp:positionH relativeFrom="column">
                  <wp:posOffset>5333365</wp:posOffset>
                </wp:positionH>
                <wp:positionV relativeFrom="paragraph">
                  <wp:posOffset>1934845</wp:posOffset>
                </wp:positionV>
                <wp:extent cx="520080" cy="285115"/>
                <wp:effectExtent l="57150" t="57150" r="51435" b="57785"/>
                <wp:wrapNone/>
                <wp:docPr id="832419940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20080" cy="2851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4864" behindDoc="0" locked="0" layoutInCell="1" allowOverlap="1" wp14:anchorId="452A660F" wp14:editId="322515D8">
                <wp:simplePos x="0" y="0"/>
                <wp:positionH relativeFrom="column">
                  <wp:posOffset>5333365</wp:posOffset>
                </wp:positionH>
                <wp:positionV relativeFrom="paragraph">
                  <wp:posOffset>1934845</wp:posOffset>
                </wp:positionV>
                <wp:extent cx="520080" cy="285115"/>
                <wp:effectExtent l="57150" t="57150" r="51435" b="57785"/>
                <wp:wrapNone/>
                <wp:docPr id="832419940" name="Entrada de lápiz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419940" name="Entrada de lápiz 36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728" cy="302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1792" behindDoc="0" locked="0" layoutInCell="1" allowOverlap="1" wp14:anchorId="60619EF9" wp14:editId="17B8EB77">
                <wp:simplePos x="0" y="0"/>
                <wp:positionH relativeFrom="column">
                  <wp:posOffset>4175427</wp:posOffset>
                </wp:positionH>
                <wp:positionV relativeFrom="paragraph">
                  <wp:posOffset>2153052</wp:posOffset>
                </wp:positionV>
                <wp:extent cx="1662120" cy="360"/>
                <wp:effectExtent l="57150" t="57150" r="52705" b="57150"/>
                <wp:wrapNone/>
                <wp:docPr id="1650806831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6212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1792" behindDoc="0" locked="0" layoutInCell="1" allowOverlap="1" wp14:anchorId="60619EF9" wp14:editId="17B8EB77">
                <wp:simplePos x="0" y="0"/>
                <wp:positionH relativeFrom="column">
                  <wp:posOffset>4175427</wp:posOffset>
                </wp:positionH>
                <wp:positionV relativeFrom="paragraph">
                  <wp:posOffset>2153052</wp:posOffset>
                </wp:positionV>
                <wp:extent cx="1662120" cy="360"/>
                <wp:effectExtent l="57150" t="57150" r="52705" b="57150"/>
                <wp:wrapNone/>
                <wp:docPr id="1650806831" name="Entrada de lápiz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806831" name="Entrada de lápiz 26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976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0768" behindDoc="0" locked="0" layoutInCell="1" allowOverlap="1" wp14:anchorId="6D36E994" wp14:editId="489C2C2B">
                <wp:simplePos x="0" y="0"/>
                <wp:positionH relativeFrom="column">
                  <wp:posOffset>2362467</wp:posOffset>
                </wp:positionH>
                <wp:positionV relativeFrom="paragraph">
                  <wp:posOffset>2112732</wp:posOffset>
                </wp:positionV>
                <wp:extent cx="3291480" cy="33120"/>
                <wp:effectExtent l="57150" t="57150" r="42545" b="43180"/>
                <wp:wrapNone/>
                <wp:docPr id="1935775816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291480" cy="33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6D36E994" wp14:editId="489C2C2B">
                <wp:simplePos x="0" y="0"/>
                <wp:positionH relativeFrom="column">
                  <wp:posOffset>2362467</wp:posOffset>
                </wp:positionH>
                <wp:positionV relativeFrom="paragraph">
                  <wp:posOffset>2112732</wp:posOffset>
                </wp:positionV>
                <wp:extent cx="3291480" cy="33120"/>
                <wp:effectExtent l="57150" t="57150" r="42545" b="43180"/>
                <wp:wrapNone/>
                <wp:docPr id="1935775816" name="Entrada de lápiz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5775816" name="Entrada de lápiz 23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9120" cy="50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ins w:id="0" w:author="22958 - ANTHONY FABIAN RAMIREZ ORELLANA" w:date="2024-04-25T18:46:00Z">
        <w:r>
          <w:rPr>
            <w:noProof/>
          </w:rPr>
          <mc:AlternateContent>
            <mc:Choice Requires="aink">
              <w:drawing>
                <wp:anchor distT="0" distB="0" distL="114300" distR="114300" simplePos="0" relativeHeight="251672576" behindDoc="0" locked="0" layoutInCell="1" allowOverlap="1" wp14:anchorId="75D09A79" wp14:editId="424B9342">
                  <wp:simplePos x="0" y="0"/>
                  <wp:positionH relativeFrom="column">
                    <wp:posOffset>1090350</wp:posOffset>
                  </wp:positionH>
                  <wp:positionV relativeFrom="paragraph">
                    <wp:posOffset>2967686</wp:posOffset>
                  </wp:positionV>
                  <wp:extent cx="962145" cy="271440"/>
                  <wp:effectExtent l="57150" t="57150" r="28575" b="52705"/>
                  <wp:wrapNone/>
                  <wp:docPr id="1635692780" name="Entrada de lápiz 16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9">
                        <w14:nvContentPartPr>
                          <w14:cNvContentPartPr/>
                        </w14:nvContentPartPr>
                        <w14:xfrm>
                          <a:off x="0" y="0"/>
                          <a:ext cx="962145" cy="271440"/>
                        </w14:xfrm>
                      </w14:contentPart>
                    </a:graphicData>
                  </a:graphic>
                </wp:anchor>
              </w:drawing>
            </mc:Choice>
            <mc:Fallback>
              <w:drawing>
                <wp:anchor distT="0" distB="0" distL="114300" distR="114300" simplePos="0" relativeHeight="251672576" behindDoc="0" locked="0" layoutInCell="1" allowOverlap="1" wp14:anchorId="75D09A79" wp14:editId="424B9342">
                  <wp:simplePos x="0" y="0"/>
                  <wp:positionH relativeFrom="column">
                    <wp:posOffset>1090350</wp:posOffset>
                  </wp:positionH>
                  <wp:positionV relativeFrom="paragraph">
                    <wp:posOffset>2967686</wp:posOffset>
                  </wp:positionV>
                  <wp:extent cx="962145" cy="271440"/>
                  <wp:effectExtent l="57150" t="57150" r="28575" b="52705"/>
                  <wp:wrapNone/>
                  <wp:docPr id="1635692780" name="Entrada de lápiz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692780" name="Entrada de lápiz 1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783" cy="289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Fallback>
          </mc:AlternateContent>
        </w:r>
      </w:ins>
      <w:r w:rsidR="00AE0BE6">
        <w:rPr>
          <w:noProof/>
        </w:rPr>
        <w:drawing>
          <wp:inline distT="0" distB="0" distL="0" distR="0" wp14:anchorId="13154C00" wp14:editId="41DBFDFA">
            <wp:extent cx="5915771" cy="3135137"/>
            <wp:effectExtent l="0" t="0" r="8890" b="8255"/>
            <wp:docPr id="1399500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0011" name="Imagen 1" descr="Texto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402" t="8063" r="4365" b="5033"/>
                    <a:stretch/>
                  </pic:blipFill>
                  <pic:spPr bwMode="auto">
                    <a:xfrm>
                      <a:off x="0" y="0"/>
                      <a:ext cx="5922532" cy="313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01356" w14:textId="7B58D77D" w:rsidR="0027167B" w:rsidRDefault="00AE0BE6" w:rsidP="42C36091">
      <w:ins w:id="1" w:author="22958 - ANTHONY FABIAN RAMIREZ ORELLANA" w:date="2024-04-25T18:46:00Z">
        <w:r>
          <w:rPr>
            <w:noProof/>
          </w:rPr>
          <mc:AlternateContent>
            <mc:Choice Requires="aink">
              <w:drawing>
                <wp:anchor distT="0" distB="0" distL="114300" distR="114300" simplePos="0" relativeHeight="251674624" behindDoc="0" locked="0" layoutInCell="1" allowOverlap="1" wp14:anchorId="2202FE8F" wp14:editId="7A36C065">
                  <wp:simplePos x="0" y="0"/>
                  <wp:positionH relativeFrom="column">
                    <wp:posOffset>1392361</wp:posOffset>
                  </wp:positionH>
                  <wp:positionV relativeFrom="paragraph">
                    <wp:posOffset>350918</wp:posOffset>
                  </wp:positionV>
                  <wp:extent cx="1217160" cy="360"/>
                  <wp:effectExtent l="57150" t="57150" r="40640" b="57150"/>
                  <wp:wrapNone/>
                  <wp:docPr id="915061194" name="Entrada de lápiz 18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3">
                        <w14:nvContentPartPr>
                          <w14:cNvContentPartPr/>
                        </w14:nvContentPartPr>
                        <w14:xfrm>
                          <a:off x="0" y="0"/>
                          <a:ext cx="1217160" cy="360"/>
                        </w14:xfrm>
                      </w14:contentPart>
                    </a:graphicData>
                  </a:graphic>
                </wp:anchor>
              </w:drawing>
            </mc:Choice>
            <mc:Fallback>
              <w:drawing>
                <wp:anchor distT="0" distB="0" distL="114300" distR="114300" simplePos="0" relativeHeight="251674624" behindDoc="0" locked="0" layoutInCell="1" allowOverlap="1" wp14:anchorId="2202FE8F" wp14:editId="7A36C065">
                  <wp:simplePos x="0" y="0"/>
                  <wp:positionH relativeFrom="column">
                    <wp:posOffset>1392361</wp:posOffset>
                  </wp:positionH>
                  <wp:positionV relativeFrom="paragraph">
                    <wp:posOffset>350918</wp:posOffset>
                  </wp:positionV>
                  <wp:extent cx="1217160" cy="360"/>
                  <wp:effectExtent l="57150" t="57150" r="40640" b="57150"/>
                  <wp:wrapNone/>
                  <wp:docPr id="915061194" name="Entrada de lápiz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61194" name="Entrada de lápiz 1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800" cy="1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Fallback>
          </mc:AlternateContent>
        </w:r>
        <w:r>
          <w:rPr>
            <w:noProof/>
          </w:rPr>
          <mc:AlternateContent>
            <mc:Choice Requires="aink">
              <w:drawing>
                <wp:anchor distT="0" distB="0" distL="114300" distR="114300" simplePos="0" relativeHeight="251673600" behindDoc="0" locked="0" layoutInCell="1" allowOverlap="1" wp14:anchorId="178C41E5" wp14:editId="4C2B549B">
                  <wp:simplePos x="0" y="0"/>
                  <wp:positionH relativeFrom="column">
                    <wp:posOffset>1201561</wp:posOffset>
                  </wp:positionH>
                  <wp:positionV relativeFrom="paragraph">
                    <wp:posOffset>692198</wp:posOffset>
                  </wp:positionV>
                  <wp:extent cx="1308240" cy="16920"/>
                  <wp:effectExtent l="57150" t="57150" r="44450" b="40640"/>
                  <wp:wrapNone/>
                  <wp:docPr id="1338939777" name="Entrada de lápiz 17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5">
                        <w14:nvContentPartPr>
                          <w14:cNvContentPartPr/>
                        </w14:nvContentPartPr>
                        <w14:xfrm>
                          <a:off x="0" y="0"/>
                          <a:ext cx="1308240" cy="16920"/>
                        </w14:xfrm>
                      </w14:contentPart>
                    </a:graphicData>
                  </a:graphic>
                </wp:anchor>
              </w:drawing>
            </mc:Choice>
            <mc:Fallback>
              <w:drawing>
                <wp:anchor distT="0" distB="0" distL="114300" distR="114300" simplePos="0" relativeHeight="251673600" behindDoc="0" locked="0" layoutInCell="1" allowOverlap="1" wp14:anchorId="178C41E5" wp14:editId="4C2B549B">
                  <wp:simplePos x="0" y="0"/>
                  <wp:positionH relativeFrom="column">
                    <wp:posOffset>1201561</wp:posOffset>
                  </wp:positionH>
                  <wp:positionV relativeFrom="paragraph">
                    <wp:posOffset>692198</wp:posOffset>
                  </wp:positionV>
                  <wp:extent cx="1308240" cy="16920"/>
                  <wp:effectExtent l="57150" t="57150" r="44450" b="40640"/>
                  <wp:wrapNone/>
                  <wp:docPr id="1338939777" name="Entrada de lápiz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939777" name="Entrada de lápiz 1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3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Fallback>
          </mc:AlternateContent>
        </w:r>
        <w:r>
          <w:rPr>
            <w:noProof/>
          </w:rPr>
          <mc:AlternateContent>
            <mc:Choice Requires="aink">
              <w:drawing>
                <wp:anchor distT="0" distB="0" distL="114300" distR="114300" simplePos="0" relativeHeight="251667456" behindDoc="0" locked="0" layoutInCell="1" allowOverlap="1" wp14:anchorId="485C62C2" wp14:editId="31C66016">
                  <wp:simplePos x="0" y="0"/>
                  <wp:positionH relativeFrom="column">
                    <wp:posOffset>1121410</wp:posOffset>
                  </wp:positionH>
                  <wp:positionV relativeFrom="paragraph">
                    <wp:posOffset>151765</wp:posOffset>
                  </wp:positionV>
                  <wp:extent cx="1479980" cy="572770"/>
                  <wp:effectExtent l="57150" t="57150" r="6350" b="55880"/>
                  <wp:wrapNone/>
                  <wp:docPr id="775126823" name="Entrada de lápiz 1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7">
                        <w14:nvContentPartPr>
                          <w14:cNvContentPartPr/>
                        </w14:nvContentPartPr>
                        <w14:xfrm>
                          <a:off x="0" y="0"/>
                          <a:ext cx="1479980" cy="572770"/>
                        </w14:xfrm>
                      </w14:contentPart>
                    </a:graphicData>
                  </a:graphic>
                </wp:anchor>
              </w:drawing>
            </mc:Choice>
            <mc:Fallback>
              <w:drawing>
                <wp:anchor distT="0" distB="0" distL="114300" distR="114300" simplePos="0" relativeHeight="251667456" behindDoc="0" locked="0" layoutInCell="1" allowOverlap="1" wp14:anchorId="485C62C2" wp14:editId="31C66016">
                  <wp:simplePos x="0" y="0"/>
                  <wp:positionH relativeFrom="column">
                    <wp:posOffset>1121410</wp:posOffset>
                  </wp:positionH>
                  <wp:positionV relativeFrom="paragraph">
                    <wp:posOffset>151765</wp:posOffset>
                  </wp:positionV>
                  <wp:extent cx="1479980" cy="572770"/>
                  <wp:effectExtent l="57150" t="57150" r="6350" b="55880"/>
                  <wp:wrapNone/>
                  <wp:docPr id="775126823" name="Entrada de lápiz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126823" name="Entrada de lápiz 1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620" cy="59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Fallback>
          </mc:AlternateContent>
        </w:r>
        <w:r>
          <w:rPr>
            <w:noProof/>
          </w:rPr>
          <mc:AlternateContent>
            <mc:Choice Requires="aink">
              <w:drawing>
                <wp:anchor distT="0" distB="0" distL="114300" distR="114300" simplePos="0" relativeHeight="251660288" behindDoc="0" locked="0" layoutInCell="1" allowOverlap="1" wp14:anchorId="1B6BC246" wp14:editId="480513C6">
                  <wp:simplePos x="0" y="0"/>
                  <wp:positionH relativeFrom="column">
                    <wp:posOffset>1153681</wp:posOffset>
                  </wp:positionH>
                  <wp:positionV relativeFrom="paragraph">
                    <wp:posOffset>279638</wp:posOffset>
                  </wp:positionV>
                  <wp:extent cx="1414800" cy="360"/>
                  <wp:effectExtent l="57150" t="57150" r="52070" b="57150"/>
                  <wp:wrapNone/>
                  <wp:docPr id="452500838" name="Entrada de lápiz 4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9">
                        <w14:nvContentPartPr>
                          <w14:cNvContentPartPr/>
                        </w14:nvContentPartPr>
                        <w14:xfrm>
                          <a:off x="0" y="0"/>
                          <a:ext cx="1414800" cy="360"/>
                        </w14:xfrm>
                      </w14:contentPart>
                    </a:graphicData>
                  </a:graphic>
                </wp:anchor>
              </w:drawing>
            </mc:Choice>
            <mc:Fallback>
              <w:drawing>
                <wp:anchor distT="0" distB="0" distL="114300" distR="114300" simplePos="0" relativeHeight="251660288" behindDoc="0" locked="0" layoutInCell="1" allowOverlap="1" wp14:anchorId="1B6BC246" wp14:editId="480513C6">
                  <wp:simplePos x="0" y="0"/>
                  <wp:positionH relativeFrom="column">
                    <wp:posOffset>1153681</wp:posOffset>
                  </wp:positionH>
                  <wp:positionV relativeFrom="paragraph">
                    <wp:posOffset>279638</wp:posOffset>
                  </wp:positionV>
                  <wp:extent cx="1414800" cy="360"/>
                  <wp:effectExtent l="57150" t="57150" r="52070" b="57150"/>
                  <wp:wrapNone/>
                  <wp:docPr id="452500838" name="Entrada de lápiz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500838" name="Entrada de lápiz 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440" cy="1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Fallback>
          </mc:AlternateContent>
        </w:r>
      </w:ins>
      <w:r>
        <w:rPr>
          <w:noProof/>
        </w:rPr>
        <w:drawing>
          <wp:inline distT="0" distB="0" distL="0" distR="0" wp14:anchorId="39180B21" wp14:editId="0BFDD483">
            <wp:extent cx="2398285" cy="644056"/>
            <wp:effectExtent l="0" t="0" r="2540" b="3810"/>
            <wp:docPr id="13051793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79321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259" t="7560" r="62456" b="76070"/>
                    <a:stretch/>
                  </pic:blipFill>
                  <pic:spPr bwMode="auto">
                    <a:xfrm>
                      <a:off x="0" y="0"/>
                      <a:ext cx="2409839" cy="64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540FB" w14:textId="77777777" w:rsidR="005112CE" w:rsidRPr="00F451ED" w:rsidRDefault="005112CE" w:rsidP="005112CE">
      <w:pPr>
        <w:rPr>
          <w:b/>
          <w:bCs/>
          <w:u w:val="single"/>
        </w:rPr>
      </w:pPr>
      <w:r w:rsidRPr="00F451ED">
        <w:rPr>
          <w:b/>
          <w:bCs/>
          <w:u w:val="single"/>
        </w:rPr>
        <w:t>PROBLEMA:</w:t>
      </w:r>
    </w:p>
    <w:p w14:paraId="4A42CE08" w14:textId="79C1F6D2" w:rsidR="005112CE" w:rsidRDefault="005112CE" w:rsidP="005112CE">
      <w:r>
        <w:t>En la fábrica del pueblo se tomó una muestra de 10 personas de sexo femenino, y se</w:t>
      </w:r>
      <w:r w:rsidR="00F451ED">
        <w:t xml:space="preserve"> </w:t>
      </w:r>
      <w:r>
        <w:t>les</w:t>
      </w:r>
      <w:r w:rsidR="00F451ED">
        <w:t xml:space="preserve"> </w:t>
      </w:r>
      <w:r>
        <w:t>preguntó cuál es su estatura (en metros) y su peso (en kilogramos), y se obtuvo la</w:t>
      </w:r>
      <w:r w:rsidR="00F451ED">
        <w:t xml:space="preserve"> </w:t>
      </w:r>
      <w:r>
        <w:t>siguiente tabla:</w:t>
      </w:r>
    </w:p>
    <w:p w14:paraId="7FE6F5C6" w14:textId="1049A572" w:rsidR="005112CE" w:rsidRDefault="002D229F" w:rsidP="00A67AEE">
      <w:pPr>
        <w:ind w:left="1416" w:firstLine="708"/>
      </w:pPr>
      <w:r>
        <w:rPr>
          <w:noProof/>
        </w:rPr>
        <w:drawing>
          <wp:inline distT="0" distB="0" distL="0" distR="0" wp14:anchorId="219171E6" wp14:editId="53E84270">
            <wp:extent cx="2352983" cy="2186167"/>
            <wp:effectExtent l="0" t="0" r="0" b="5080"/>
            <wp:docPr id="169600580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802" name="Imagen 1" descr="Tabla&#10;&#10;Descripción generada automáticamente"/>
                    <pic:cNvPicPr/>
                  </pic:nvPicPr>
                  <pic:blipFill rotWithShape="1">
                    <a:blip r:embed="rId33"/>
                    <a:srcRect l="26499" t="19903" r="31568" b="10829"/>
                    <a:stretch/>
                  </pic:blipFill>
                  <pic:spPr bwMode="auto">
                    <a:xfrm>
                      <a:off x="0" y="0"/>
                      <a:ext cx="2353353" cy="218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0C0AB" w14:textId="7F01B14E" w:rsidR="003B592D" w:rsidRDefault="005112CE" w:rsidP="005112CE">
      <w:r>
        <w:t>Utilizar el método de Diferencias Divididas (C++) y los datos de la tabla anterior para</w:t>
      </w:r>
      <w:r w:rsidR="00F451ED">
        <w:t xml:space="preserve"> </w:t>
      </w:r>
      <w:r>
        <w:t>calcular qué peso tendrías Irma, Soledad y Rosario, si miden 1.67 metros, 1.66</w:t>
      </w:r>
      <w:r w:rsidR="00F451ED">
        <w:t xml:space="preserve"> </w:t>
      </w:r>
      <w:r>
        <w:t>metros y</w:t>
      </w:r>
      <w:r w:rsidR="00F451ED">
        <w:t xml:space="preserve"> </w:t>
      </w:r>
      <w:r>
        <w:t>1.59 metros respectivamente.</w:t>
      </w:r>
    </w:p>
    <w:p w14:paraId="4186D277" w14:textId="5207B0CE" w:rsidR="00A66351" w:rsidRDefault="00A66351" w:rsidP="005112CE">
      <w:r>
        <w:lastRenderedPageBreak/>
        <w:t>Interpolación 1.67:</w:t>
      </w:r>
    </w:p>
    <w:p w14:paraId="2650753F" w14:textId="137A3340" w:rsidR="0027167B" w:rsidRDefault="0027167B" w:rsidP="005112C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808536" wp14:editId="69C74CF4">
                <wp:simplePos x="0" y="0"/>
                <wp:positionH relativeFrom="column">
                  <wp:posOffset>4907197</wp:posOffset>
                </wp:positionH>
                <wp:positionV relativeFrom="paragraph">
                  <wp:posOffset>2344503</wp:posOffset>
                </wp:positionV>
                <wp:extent cx="739471" cy="206734"/>
                <wp:effectExtent l="0" t="0" r="22860" b="22225"/>
                <wp:wrapNone/>
                <wp:docPr id="1974421263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F3DD2" id="Rectángulo 21" o:spid="_x0000_s1026" style="position:absolute;margin-left:386.4pt;margin-top:184.6pt;width:58.25pt;height:16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" filled="f" strokecolor="#00b050" strokeweight="1pt"/>
            </w:pict>
          </mc:Fallback>
        </mc:AlternateContent>
      </w:r>
      <w:r w:rsidR="00A66351">
        <w:rPr>
          <w:noProof/>
        </w:rPr>
        <w:drawing>
          <wp:inline distT="0" distB="0" distL="0" distR="0" wp14:anchorId="6921CB67" wp14:editId="3839D46E">
            <wp:extent cx="5852160" cy="3053301"/>
            <wp:effectExtent l="0" t="0" r="0" b="0"/>
            <wp:docPr id="1974954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54526" name=""/>
                    <pic:cNvPicPr/>
                  </pic:nvPicPr>
                  <pic:blipFill rotWithShape="1">
                    <a:blip r:embed="rId34"/>
                    <a:srcRect l="22817" t="9827" r="46385" b="61605"/>
                    <a:stretch/>
                  </pic:blipFill>
                  <pic:spPr bwMode="auto">
                    <a:xfrm>
                      <a:off x="0" y="0"/>
                      <a:ext cx="5887423" cy="307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6CF9C" w14:textId="520CE98D" w:rsidR="0027167B" w:rsidRDefault="00A66351" w:rsidP="005112CE">
      <w:r>
        <w:t>Interpolación 1.66:</w:t>
      </w:r>
    </w:p>
    <w:p w14:paraId="7EA6302A" w14:textId="37B17770" w:rsidR="00A66351" w:rsidRDefault="0027167B" w:rsidP="005112C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05F1AC" wp14:editId="0D7BA748">
                <wp:simplePos x="0" y="0"/>
                <wp:positionH relativeFrom="column">
                  <wp:posOffset>4764847</wp:posOffset>
                </wp:positionH>
                <wp:positionV relativeFrom="paragraph">
                  <wp:posOffset>2059111</wp:posOffset>
                </wp:positionV>
                <wp:extent cx="739471" cy="206734"/>
                <wp:effectExtent l="0" t="0" r="22860" b="22225"/>
                <wp:wrapNone/>
                <wp:docPr id="1648459245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8C94B" id="Rectángulo 21" o:spid="_x0000_s1026" style="position:absolute;margin-left:375.2pt;margin-top:162.15pt;width:58.25pt;height:1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" filled="f" strokecolor="#00b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95E077" wp14:editId="17D2DFBD">
            <wp:extent cx="5796501" cy="2653063"/>
            <wp:effectExtent l="0" t="0" r="0" b="0"/>
            <wp:docPr id="2313810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81034" name="Imagen 1" descr="Texto&#10;&#10;Descripción generada automáticamente"/>
                    <pic:cNvPicPr/>
                  </pic:nvPicPr>
                  <pic:blipFill rotWithShape="1">
                    <a:blip r:embed="rId35"/>
                    <a:srcRect r="34685" b="46850"/>
                    <a:stretch/>
                  </pic:blipFill>
                  <pic:spPr bwMode="auto">
                    <a:xfrm>
                      <a:off x="0" y="0"/>
                      <a:ext cx="5817689" cy="26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91325" w14:textId="77777777" w:rsidR="0027167B" w:rsidRDefault="0027167B" w:rsidP="005112CE"/>
    <w:p w14:paraId="0538E4E5" w14:textId="77777777" w:rsidR="0027167B" w:rsidRDefault="0027167B" w:rsidP="005112CE"/>
    <w:p w14:paraId="2AE35487" w14:textId="77777777" w:rsidR="0027167B" w:rsidRDefault="0027167B" w:rsidP="005112CE"/>
    <w:p w14:paraId="0C21EDFC" w14:textId="77777777" w:rsidR="0027167B" w:rsidRDefault="0027167B" w:rsidP="005112CE"/>
    <w:p w14:paraId="60837E05" w14:textId="77777777" w:rsidR="0027167B" w:rsidRDefault="0027167B" w:rsidP="005112CE"/>
    <w:p w14:paraId="385CE146" w14:textId="0CB395B8" w:rsidR="00A66351" w:rsidRDefault="00A66351" w:rsidP="005112CE">
      <w:r>
        <w:lastRenderedPageBreak/>
        <w:t>Interpolación 1.59:</w:t>
      </w:r>
    </w:p>
    <w:p w14:paraId="5CCD1232" w14:textId="2E3FC926" w:rsidR="00A66351" w:rsidRDefault="0027167B" w:rsidP="005112CE">
      <w:pPr>
        <w:rPr>
          <w:ins w:id="2" w:author="22958 - ANTHONY FABIAN RAMIREZ ORELLANA" w:date="2024-04-25T18:46:00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36F332" wp14:editId="7EF0AFAE">
                <wp:simplePos x="0" y="0"/>
                <wp:positionH relativeFrom="column">
                  <wp:posOffset>4868462</wp:posOffset>
                </wp:positionH>
                <wp:positionV relativeFrom="paragraph">
                  <wp:posOffset>2098344</wp:posOffset>
                </wp:positionV>
                <wp:extent cx="739471" cy="206734"/>
                <wp:effectExtent l="0" t="0" r="22860" b="22225"/>
                <wp:wrapNone/>
                <wp:docPr id="1173653855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69545" id="Rectángulo 21" o:spid="_x0000_s1026" style="position:absolute;margin-left:383.35pt;margin-top:165.2pt;width:58.25pt;height:16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" filled="f" strokecolor="#00b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421484" wp14:editId="459554AC">
            <wp:extent cx="5796280" cy="3087791"/>
            <wp:effectExtent l="0" t="0" r="0" b="0"/>
            <wp:docPr id="16734338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33827" name="Imagen 1" descr="Captura de pantalla de computadora&#10;&#10;Descripción generada automáticamente"/>
                    <pic:cNvPicPr/>
                  </pic:nvPicPr>
                  <pic:blipFill rotWithShape="1">
                    <a:blip r:embed="rId36"/>
                    <a:srcRect b="5287"/>
                    <a:stretch/>
                  </pic:blipFill>
                  <pic:spPr bwMode="auto">
                    <a:xfrm>
                      <a:off x="0" y="0"/>
                      <a:ext cx="5800217" cy="30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4B778" w14:textId="537667AC" w:rsidR="00AE0BE6" w:rsidRDefault="00AE0BE6" w:rsidP="005112CE">
      <w:r>
        <w:t>Código:</w:t>
      </w:r>
    </w:p>
    <w:p w14:paraId="6B0A8A86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#include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&lt;iostream&gt;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//incluyo la libreria iostream, para poder tener acceso a los dispositivos de entrada y salida</w:t>
      </w:r>
    </w:p>
    <w:p w14:paraId="0E7114CB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#include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&lt;vector&gt;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//Es una platilla de clase que proporciona un contenedor de memoria dinamica, puede contener un numero variable de elementos del mismo tipo</w:t>
      </w:r>
    </w:p>
    <w:p w14:paraId="2337689E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1FB54A12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using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namespace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std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//importa todo el espacio de nombres std al codigo actual, se utiliza mayormente para utilizar el prefijo std::</w:t>
      </w:r>
    </w:p>
    <w:p w14:paraId="08E751C2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2D384250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 Función para calcular las diferencias divididas</w:t>
      </w:r>
    </w:p>
    <w:p w14:paraId="6254D1C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&gt;&gt;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diferencias_divididas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const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&gt;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&amp;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,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const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&gt;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&amp;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y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 {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una funcion de el tipo vector variable tipo dobule con nombre diferencias_divididas y le paso como parametros el vector "x" y el "y" constantes para no modificarlos la calcular</w:t>
      </w:r>
    </w:p>
    <w:p w14:paraId="6B017E09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.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size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();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la variable n igualada a la cantidad de valores en x, el tamaño de x</w:t>
      </w:r>
    </w:p>
    <w:p w14:paraId="334D13E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&lt;double&gt;&gt;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E06C75"/>
          <w:kern w:val="0"/>
          <w:sz w:val="21"/>
          <w:szCs w:val="21"/>
          <w:lang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, </w:t>
      </w:r>
      <w:r w:rsidRPr="00A66351">
        <w:rPr>
          <w:rFonts w:ascii="Consolas" w:eastAsia="Times New Roman" w:hAnsi="Consolas" w:cs="Times New Roman"/>
          <w:b/>
          <w:bCs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&gt;(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,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0.0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));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 un vector variable tipo double llamado tabla pasandole el valor de n y el de vector double en posicion n, 0.0</w:t>
      </w:r>
    </w:p>
    <w:p w14:paraId="2F028A9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0F8CC497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    // Copiar "y" a la primera columna de la tabla</w:t>
      </w:r>
    </w:p>
    <w:p w14:paraId="265E8BA1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for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++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>) {</w:t>
      </w:r>
    </w:p>
    <w:p w14:paraId="141F70D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][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y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</w:p>
    <w:p w14:paraId="15398BCE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}</w:t>
      </w:r>
    </w:p>
    <w:p w14:paraId="5BB5162E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4D20D354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    // Calcular las diferencias divididas</w:t>
      </w:r>
    </w:p>
    <w:p w14:paraId="7F581793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for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es-GT"/>
          <w14:ligatures w14:val="none"/>
        </w:rPr>
        <w:t>1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++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>) {</w:t>
      </w:r>
    </w:p>
    <w:p w14:paraId="718D6F57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for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US" w:eastAsia="es-GT"/>
          <w14:ligatures w14:val="none"/>
        </w:rPr>
        <w:t>-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++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>) {</w:t>
      </w:r>
    </w:p>
    <w:p w14:paraId="59F55012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][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US"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US" w:eastAsia="es-GT"/>
          <w14:ligatures w14:val="none"/>
        </w:rPr>
        <w:t>+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es-GT"/>
          <w14:ligatures w14:val="none"/>
        </w:rPr>
        <w:t>1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][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US" w:eastAsia="es-GT"/>
          <w14:ligatures w14:val="none"/>
        </w:rPr>
        <w:t>-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es-GT"/>
          <w14:ligatures w14:val="none"/>
        </w:rPr>
        <w:t>1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US" w:eastAsia="es-GT"/>
          <w14:ligatures w14:val="none"/>
        </w:rPr>
        <w:t>-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][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US" w:eastAsia="es-GT"/>
          <w14:ligatures w14:val="none"/>
        </w:rPr>
        <w:t>-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es-GT"/>
          <w14:ligatures w14:val="none"/>
        </w:rPr>
        <w:t>1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) 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US" w:eastAsia="es-GT"/>
          <w14:ligatures w14:val="none"/>
        </w:rPr>
        <w:t>/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US" w:eastAsia="es-GT"/>
          <w14:ligatures w14:val="none"/>
        </w:rPr>
        <w:t>+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US" w:eastAsia="es-GT"/>
          <w14:ligatures w14:val="none"/>
        </w:rPr>
        <w:t>-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US"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val="en-US"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>);</w:t>
      </w:r>
    </w:p>
    <w:p w14:paraId="330D98E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}</w:t>
      </w:r>
    </w:p>
    <w:p w14:paraId="2BB0CCDC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}</w:t>
      </w:r>
    </w:p>
    <w:p w14:paraId="38AFEB10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4FD9A82B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return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//para trabajr con la siguiente funcion</w:t>
      </w:r>
    </w:p>
    <w:p w14:paraId="6C154DEA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}</w:t>
      </w:r>
    </w:p>
    <w:p w14:paraId="085AF11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23E0969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 Función para realizar la interpolación de Newton</w:t>
      </w:r>
    </w:p>
    <w:p w14:paraId="79FEDDE6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newton_interpolacion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const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&gt;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&amp;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,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const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&gt;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&amp;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y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,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valor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 {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//esta funcion es de tipo double y paso los valros constantes del vector variable tipo dobule "x" y el "y", tambien el valor a interpolar</w:t>
      </w:r>
    </w:p>
    <w:p w14:paraId="4193AABA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&lt;double&gt;&gt;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diferencias_divididas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,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y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mi vector variable tipo double de nombre tabla y lo igualo a la funcion anterior para calcular los valores</w:t>
      </w:r>
    </w:p>
    <w:p w14:paraId="59098A3E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.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size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();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n de nuevo del tamaño de x para la manipulacion de los for</w:t>
      </w:r>
    </w:p>
    <w:p w14:paraId="5E096335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interpolacion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][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la variable double interpolacon para guardar los resultados</w:t>
      </w:r>
    </w:p>
    <w:p w14:paraId="292FDDAB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2C57B4C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"Valor A0"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":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][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]&lt;&lt;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el primero que es fijo de la tabla entregada por el usuario</w:t>
      </w:r>
    </w:p>
    <w:p w14:paraId="3BBFE17B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4B3A10B0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for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1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++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 {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//inicio con los for para calcular los valores, desde 1 ya que el anterior era el 0</w:t>
      </w:r>
    </w:p>
    <w:p w14:paraId="0D9F0416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termino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tabla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mi variable termino para almacenar el valor cada vez que se regrese en el for</w:t>
      </w:r>
    </w:p>
    <w:p w14:paraId="286C72CC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"Valor A"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":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termino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el valor en consola para mostrar los distintos A</w:t>
      </w:r>
    </w:p>
    <w:p w14:paraId="637CB56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for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++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 {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//comienzo con el siguiente for, esta vez con j en cero, sienfo j menor que i</w:t>
      </w:r>
    </w:p>
    <w:p w14:paraId="42491514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termino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*=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valor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-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j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 calculo termino = tremino * (valor - x[j]), solamente acortando un poco la linea con =*</w:t>
      </w:r>
    </w:p>
    <w:p w14:paraId="08BA6B1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}</w:t>
      </w:r>
    </w:p>
    <w:p w14:paraId="72AC4958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interpolacion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+=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termino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 sumo interpolacion = interpolacion + termino, para ir calculando el valor final</w:t>
      </w:r>
    </w:p>
    <w:p w14:paraId="5686A0F0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}</w:t>
      </w:r>
    </w:p>
    <w:p w14:paraId="05D90DA7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72ED79C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return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interpolacion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//retorno interpolacion para mostrar el valor interpolado</w:t>
      </w:r>
    </w:p>
    <w:p w14:paraId="1B66F89B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lastRenderedPageBreak/>
        <w:t>}</w:t>
      </w:r>
    </w:p>
    <w:p w14:paraId="585C1644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5FCF253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main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() {</w:t>
      </w:r>
    </w:p>
    <w:p w14:paraId="28D47CA3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una variable entera n para pedir el numero total de valores en la tabla</w:t>
      </w:r>
    </w:p>
    <w:p w14:paraId="7ABE4D22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    // Puntos conocidos para la interpolación</w:t>
      </w:r>
    </w:p>
    <w:p w14:paraId="71A1FBF9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"ingrese el numero de filas: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un mensaje para pedir el valor de filas, utilizando n</w:t>
      </w:r>
    </w:p>
    <w:p w14:paraId="6E4C6B93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try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//abro un try and catch para prevenir ingreso de datos erroneos</w:t>
      </w:r>
    </w:p>
    <w:p w14:paraId="04C7EACE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{</w:t>
      </w:r>
    </w:p>
    <w:p w14:paraId="048792D1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cin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&gt;&gt;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//ingreso el valor del usuairio en la variable n</w:t>
      </w:r>
    </w:p>
    <w:p w14:paraId="60181552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}</w:t>
      </w:r>
    </w:p>
    <w:p w14:paraId="16F6C9E0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catch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const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invalid_argument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&amp;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 aber un error la aplicacion no calculara nada y se cerrara</w:t>
      </w:r>
    </w:p>
    <w:p w14:paraId="14AB5D1C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{</w:t>
      </w:r>
    </w:p>
    <w:p w14:paraId="0D1FC0A2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.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what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()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'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\n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'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en consola que hubo un error en la ejecucion</w:t>
      </w:r>
    </w:p>
    <w:p w14:paraId="162DC8F1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}</w:t>
      </w:r>
    </w:p>
    <w:p w14:paraId="758280F7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&lt;double&gt;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E06C75"/>
          <w:kern w:val="0"/>
          <w:sz w:val="21"/>
          <w:szCs w:val="21"/>
          <w:lang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2 vectores con tamaño variable, les paso de una vez su valor de numero de datos</w:t>
      </w:r>
    </w:p>
    <w:p w14:paraId="2A9A8582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vector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&lt;double&gt;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E06C75"/>
          <w:kern w:val="0"/>
          <w:sz w:val="21"/>
          <w:szCs w:val="21"/>
          <w:lang w:eastAsia="es-GT"/>
          <w14:ligatures w14:val="none"/>
        </w:rPr>
        <w:t>y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);</w:t>
      </w:r>
    </w:p>
    <w:p w14:paraId="050096C9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02A5463C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"Ingrese los valores Xs, Ys"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//doy contexto de los valores que pedire a continuacion.</w:t>
      </w:r>
    </w:p>
    <w:p w14:paraId="19841B87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for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js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js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2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js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++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){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//comienzo a pedir los valores para rellenar al tabla de valores</w:t>
      </w:r>
    </w:p>
    <w:p w14:paraId="7C20D891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string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un string col, para desplegar la columna que estoy pidiendo, si es la de x o la de y</w:t>
      </w:r>
    </w:p>
    <w:p w14:paraId="1321314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if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js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+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1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1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){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//con un condicional valido si estamos en la columna 1 o en la columna 2</w:t>
      </w:r>
    </w:p>
    <w:p w14:paraId="7B6D5646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"X"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//si estamos en la columna 1 entonces col es igual a X</w:t>
      </w:r>
    </w:p>
    <w:p w14:paraId="2C93AC93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"Columna "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":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//ahora estructuro el mensaje para que se le haga mas falcil al usuiario ingresar los datos</w:t>
      </w:r>
    </w:p>
    <w:p w14:paraId="385041AB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for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++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){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//comienzo a pedir los valores con for anidados</w:t>
      </w:r>
    </w:p>
    <w:p w14:paraId="79F414C9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"valor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+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1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":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un mensaje para el valor de la fila</w:t>
      </w:r>
    </w:p>
    <w:p w14:paraId="23CE50CB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try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//abro un try and catch para prevenir ingreso de datos erroneos</w:t>
      </w:r>
    </w:p>
    <w:p w14:paraId="3CFE3345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        {</w:t>
      </w:r>
    </w:p>
    <w:p w14:paraId="7F01A864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cin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&gt;&gt;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//pido el valor y lo inserto en la posicion de la matriz correspondiente</w:t>
      </w:r>
    </w:p>
    <w:p w14:paraId="7DA60BB8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        }</w:t>
      </w:r>
    </w:p>
    <w:p w14:paraId="661C9ABC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catch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const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std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::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invalid_argument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&amp;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 aber un error la aplicacion no calculara nada y se cerrara</w:t>
      </w:r>
    </w:p>
    <w:p w14:paraId="7269191A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lastRenderedPageBreak/>
        <w:t>                {</w:t>
      </w:r>
    </w:p>
    <w:p w14:paraId="44F4EF7C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.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what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()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'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\n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'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en consola que hubo un error en la ejecucion</w:t>
      </w:r>
    </w:p>
    <w:p w14:paraId="03943766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        }</w:t>
      </w:r>
    </w:p>
    <w:p w14:paraId="681E053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    }</w:t>
      </w:r>
    </w:p>
    <w:p w14:paraId="62BBF669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}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else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{</w:t>
      </w:r>
    </w:p>
    <w:p w14:paraId="5FE900A5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"Y"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//sino col es igual a Y</w:t>
      </w:r>
    </w:p>
    <w:p w14:paraId="08CAA65E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"Columna "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":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//ahora estructuro el mensaje para que se le haga mas falcil al usuiario ingresar los datos</w:t>
      </w:r>
    </w:p>
    <w:p w14:paraId="615D1141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for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int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;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++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){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//comienzo a pedir los valores con for anidados</w:t>
      </w:r>
    </w:p>
    <w:p w14:paraId="4A6BD1CA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"valor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+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1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":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un mensaje para el valor de la fila</w:t>
      </w:r>
    </w:p>
    <w:p w14:paraId="255C10CB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try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//abro un try and catch para prevenir ingreso de datos erroneos</w:t>
      </w:r>
    </w:p>
    <w:p w14:paraId="57FD107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        {</w:t>
      </w:r>
    </w:p>
    <w:p w14:paraId="226E75F6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cin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&gt;&gt;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y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[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iS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]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//pido el valor y lo inserto en la posicion de la matriz correspondiente</w:t>
      </w:r>
    </w:p>
    <w:p w14:paraId="02B01D16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        }</w:t>
      </w:r>
    </w:p>
    <w:p w14:paraId="395889BE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catch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const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std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::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invalid_argument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&amp;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 aber un error la aplicacion no calculara nada y se cerrara</w:t>
      </w:r>
    </w:p>
    <w:p w14:paraId="14A91313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        {</w:t>
      </w:r>
    </w:p>
    <w:p w14:paraId="354D6A3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    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.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what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()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'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\n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'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en consola que hubo un error en la ejecucion</w:t>
      </w:r>
    </w:p>
    <w:p w14:paraId="75F171A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        }</w:t>
      </w:r>
    </w:p>
    <w:p w14:paraId="4AA34A5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    }</w:t>
      </w:r>
    </w:p>
    <w:p w14:paraId="75690BD4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    }</w:t>
      </w:r>
    </w:p>
    <w:p w14:paraId="59F7C4BE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}</w:t>
      </w:r>
    </w:p>
    <w:p w14:paraId="11438943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66F599D1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    // Valor a interpolar</w:t>
      </w:r>
    </w:p>
    <w:p w14:paraId="771AD5E4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valor_a_interpolar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</w:p>
    <w:p w14:paraId="5B8C8C67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"ingrese el valor de a interpolar Z: "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//pido el valor de z</w:t>
      </w:r>
    </w:p>
    <w:p w14:paraId="39F33FE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try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///abro un try and catch para prevenir ingreso de datos erroneos</w:t>
      </w:r>
    </w:p>
    <w:p w14:paraId="43E8789C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{</w:t>
      </w:r>
    </w:p>
    <w:p w14:paraId="4867C8C5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cin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&gt;&gt;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valor_a_interpolar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//ingreso el valor del usuario en mi variable puntoZ</w:t>
      </w:r>
    </w:p>
    <w:p w14:paraId="508E0E13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}</w:t>
      </w:r>
    </w:p>
    <w:p w14:paraId="74BEC6F1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catch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const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invalid_argument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&amp;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 aber un error la aplicacion no calculara nada y se cerrara</w:t>
      </w:r>
    </w:p>
    <w:p w14:paraId="55E2F5CC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{</w:t>
      </w:r>
    </w:p>
    <w:p w14:paraId="7EFC82D3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.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what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()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'</w:t>
      </w:r>
      <w:r w:rsidRPr="00A66351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GT"/>
          <w14:ligatures w14:val="none"/>
        </w:rPr>
        <w:t>\n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'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en consola que hubo un error en la ejecucion</w:t>
      </w:r>
    </w:p>
    <w:p w14:paraId="3833D230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    }</w:t>
      </w:r>
    </w:p>
    <w:p w14:paraId="371346E4" w14:textId="77777777" w:rsidR="00A66351" w:rsidRPr="00A66351" w:rsidRDefault="00A66351" w:rsidP="00A66351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</w:p>
    <w:p w14:paraId="79936F4B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lastRenderedPageBreak/>
        <w:t xml:space="preserve">   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system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"cls"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//utilizo system para limpiar la consola de la recopilacion de datos</w:t>
      </w:r>
    </w:p>
    <w:p w14:paraId="2821819D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    // Realizar la interpolación y mostrar el resultado</w:t>
      </w:r>
    </w:p>
    <w:p w14:paraId="28763722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double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resultado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=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newton_interpolacion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x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,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y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,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valor_a_interpolar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//creo una variable resultado y la igualo a mi funcion para iniciar con todos los calculos, mandando los vectores "x", "y" y el valor a interpolar</w:t>
      </w:r>
    </w:p>
    <w:p w14:paraId="5A2DD7AF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cout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"El valor interpolado en "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valor_a_interpolar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 es aproximadamente: "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GT"/>
          <w14:ligatures w14:val="none"/>
        </w:rPr>
        <w:t>resultado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b/>
          <w:bCs/>
          <w:color w:val="C678DD"/>
          <w:kern w:val="0"/>
          <w:sz w:val="21"/>
          <w:szCs w:val="21"/>
          <w:lang w:eastAsia="es-GT"/>
          <w14:ligatures w14:val="none"/>
        </w:rPr>
        <w:t>&lt;&lt;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s-GT"/>
          <w14:ligatures w14:val="none"/>
        </w:rPr>
        <w:t>std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::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endl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//despliego el resultado en consola</w:t>
      </w:r>
    </w:p>
    <w:p w14:paraId="2BB84797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b/>
          <w:bCs/>
          <w:color w:val="61AFEF"/>
          <w:kern w:val="0"/>
          <w:sz w:val="21"/>
          <w:szCs w:val="21"/>
          <w:lang w:eastAsia="es-GT"/>
          <w14:ligatures w14:val="none"/>
        </w:rPr>
        <w:t>system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(</w:t>
      </w:r>
      <w:r w:rsidRPr="00A66351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GT"/>
          <w14:ligatures w14:val="none"/>
        </w:rPr>
        <w:t>"pause"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);</w:t>
      </w:r>
      <w:r w:rsidRPr="00A66351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s-GT"/>
          <w14:ligatures w14:val="none"/>
        </w:rPr>
        <w:t>//utilizo sistem para pausar el programa</w:t>
      </w:r>
    </w:p>
    <w:p w14:paraId="579F3EBA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    </w:t>
      </w:r>
      <w:r w:rsidRPr="00A66351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GT"/>
          <w14:ligatures w14:val="none"/>
        </w:rPr>
        <w:t>return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 xml:space="preserve"> </w:t>
      </w:r>
      <w:r w:rsidRPr="00A663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GT"/>
          <w14:ligatures w14:val="none"/>
        </w:rPr>
        <w:t>0</w:t>
      </w: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;</w:t>
      </w:r>
    </w:p>
    <w:p w14:paraId="13363B5E" w14:textId="77777777" w:rsidR="00A66351" w:rsidRPr="00A66351" w:rsidRDefault="00A66351" w:rsidP="00A663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</w:pPr>
      <w:r w:rsidRPr="00A663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GT"/>
          <w14:ligatures w14:val="none"/>
        </w:rPr>
        <w:t>}</w:t>
      </w:r>
    </w:p>
    <w:p w14:paraId="639DBA1E" w14:textId="05545B55" w:rsidR="00AE0BE6" w:rsidRDefault="00A66351" w:rsidP="005112CE">
      <w:r>
        <w:t>Video del funcionamiento:</w:t>
      </w:r>
    </w:p>
    <w:p w14:paraId="14335561" w14:textId="30877158" w:rsidR="00A66351" w:rsidRDefault="0027167B" w:rsidP="005112CE">
      <w:hyperlink r:id="rId37" w:history="1">
        <w:r w:rsidRPr="00281F24">
          <w:rPr>
            <w:rStyle w:val="Hipervnculo"/>
          </w:rPr>
          <w:t>https://drive.google.com/file/d/1QDdsj3jBEzrxwPPgCTM4_OuzQ78TWYf-/view?usp=sharing</w:t>
        </w:r>
      </w:hyperlink>
      <w:r>
        <w:t xml:space="preserve"> </w:t>
      </w:r>
    </w:p>
    <w:sectPr w:rsidR="00A663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22958 - ANTHONY FABIAN RAMIREZ ORELLANA">
    <w15:presenceInfo w15:providerId="AD" w15:userId="S::aramirezo9@miumg.edu.gt::d0ba83be-7f30-4aa6-aaef-51db53ecd0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92D"/>
    <w:rsid w:val="0027167B"/>
    <w:rsid w:val="002D229F"/>
    <w:rsid w:val="003B592D"/>
    <w:rsid w:val="005112CE"/>
    <w:rsid w:val="00583098"/>
    <w:rsid w:val="0074202A"/>
    <w:rsid w:val="008C61D4"/>
    <w:rsid w:val="00A66351"/>
    <w:rsid w:val="00A67AEE"/>
    <w:rsid w:val="00AE0BE6"/>
    <w:rsid w:val="00B660E9"/>
    <w:rsid w:val="00CB7822"/>
    <w:rsid w:val="00F451ED"/>
    <w:rsid w:val="00F9685D"/>
    <w:rsid w:val="0CED2573"/>
    <w:rsid w:val="203BA9AF"/>
    <w:rsid w:val="27BC14CD"/>
    <w:rsid w:val="42C36091"/>
    <w:rsid w:val="4F33AAE2"/>
    <w:rsid w:val="597C86ED"/>
    <w:rsid w:val="5EF3889A"/>
    <w:rsid w:val="65F3396E"/>
    <w:rsid w:val="73C78B63"/>
    <w:rsid w:val="7B8C0AE0"/>
    <w:rsid w:val="7FBEA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DE54D"/>
  <w15:chartTrackingRefBased/>
  <w15:docId w15:val="{A8959FCC-C534-413E-AAF0-95EAD7873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59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5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59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5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59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5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5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5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5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59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59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59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592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592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592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592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592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592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5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5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5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5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5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592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592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592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59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592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592D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583098"/>
    <w:pPr>
      <w:tabs>
        <w:tab w:val="center" w:pos="4419"/>
        <w:tab w:val="right" w:pos="8838"/>
      </w:tabs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83098"/>
    <w:rPr>
      <w:kern w:val="0"/>
      <w:sz w:val="22"/>
      <w:szCs w:val="22"/>
      <w:lang w:val="en-US"/>
      <w14:ligatures w14:val="none"/>
    </w:rPr>
  </w:style>
  <w:style w:type="paragraph" w:styleId="Revisin">
    <w:name w:val="Revision"/>
    <w:hidden/>
    <w:uiPriority w:val="99"/>
    <w:semiHidden/>
    <w:rsid w:val="00AE0BE6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27167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16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1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7" Type="http://schemas.microsoft.com/office/2007/relationships/hdphoto" Target="media/hdphoto1.wdp"/><Relationship Id="rId12" Type="http://schemas.microsoft.com/office/2007/relationships/hdphoto" Target="media/hdphoto3.wdp"/><Relationship Id="rId17" Type="http://schemas.openxmlformats.org/officeDocument/2006/relationships/customXml" Target="ink/ink3.xml"/><Relationship Id="rId25" Type="http://schemas.openxmlformats.org/officeDocument/2006/relationships/customXml" Target="ink/ink6.xm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microsoft.com/office/2007/relationships/hdphoto" Target="media/hdphoto5.wdp"/><Relationship Id="rId37" Type="http://schemas.openxmlformats.org/officeDocument/2006/relationships/hyperlink" Target="https://drive.google.com/file/d/1QDdsj3jBEzrxwPPgCTM4_OuzQ78TWYf-/view?usp=sharing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customXml" Target="ink/ink2.xml"/><Relationship Id="rId23" Type="http://schemas.openxmlformats.org/officeDocument/2006/relationships/customXml" Target="ink/ink5.xm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microsoft.com/office/2007/relationships/hdphoto" Target="media/hdphoto2.wdp"/><Relationship Id="rId19" Type="http://schemas.openxmlformats.org/officeDocument/2006/relationships/customXml" Target="ink/ink4.xml"/><Relationship Id="rId31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microsoft.com/office/2007/relationships/hdphoto" Target="media/hdphoto4.wdp"/><Relationship Id="rId27" Type="http://schemas.openxmlformats.org/officeDocument/2006/relationships/customXml" Target="ink/ink7.xm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1:29:57.250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7358.58203"/>
      <inkml:brushProperty name="anchorY" value="-10889.02051"/>
      <inkml:brushProperty name="scaleFactor" value="0.50087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4842.29688"/>
      <inkml:brushProperty name="anchorY" value="-10398.81738"/>
      <inkml:brushProperty name="scaleFactor" value="0.50087"/>
    </inkml:brush>
  </inkml:definitions>
  <inkml:trace contextRef="#ctx0" brushRef="#br0">1245 10 24575,'0'0'0,"0"-4"0,-9-2 0,-4 6 0,-10 5 0,-11 11 0,-16 13 0,-17 8 0,-12 14 0,-16 13 0,-9 11 0,-7 2 0,6 1 0,0-7 0,4-2 0,17-11 0,13-11 0,11-9 0,13-12 0,10-5 0,8-4 0,9-4 0</inkml:trace>
  <inkml:trace contextRef="#ctx0" brushRef="#br1" timeOffset="1464.05">1444 32 24575,'0'0'0,"-4"0"0,-10 0 0,-4 0 0,-8 5 0,-2 4 0,-6 9 0,-2-1 0,-5 7 0,-1 2 0,-2 4 0,-5 0 0,0 4 0,0 3 0,0 3 0,-3 6 0,2 1 0,0-3 0,-3 0 0,1-6 0,2-8 0,2-1 0,1-3 0,1-6 0,5-1 0,6-1 0,-4-4 0,3 0 0,3 2 0,-1-4 0,2 2 0,3-3 0,7-2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1:29:47.043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40118.26953"/>
      <inkml:brushProperty name="anchorY" value="-10527.43359"/>
      <inkml:brushProperty name="scaleFactor" value="0.50087"/>
    </inkml:brush>
  </inkml:definitions>
  <inkml:trace contextRef="#ctx0" brushRef="#br0">0 1 24575,'0'0'0,"4"0"0,6 0 0,7 0 0,5 0 0,3 0 0,0 0 0,9 0 0,9 0 0,3 0 0,7 0 0,5 0 0,4 0 0,3 0 0,5 0 0,6 0 0,0 0 0,0 0 0,-3 0 0,-1 0 0,-3 0 0,-1 0 0,-2 0 0,5 0 0,0 0 0,3 0 0,0 0 0,4 0 0,2 0 0,8 0 0,11 0 0,2 0 0,0 0 0,2 0 0,-3 0 0,7 0 0,1 0 0,7 0 0,1 0 0,4 0 0,0 0 0,-1 0 0,1 0 0,-1 0 0,-6 0 0,-6 0 0,-3 0 0,-9 0 0,-8 0 0,-8 0 0,-11 0 0,-8 0 0,-7 0 0,-1 0 0,2 0 0,3 0 0,-2 0 0,3 0 0,1 0 0,-5 0 0,-4 0 0,-7 0 0,-7 0 0,-6 0 0,-4 0 0,-2 0 0,-3 0 0,0 0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1:29:40.57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3688.41406"/>
      <inkml:brushProperty name="anchorY" value="-8069.81445"/>
      <inkml:brushProperty name="scaleFactor" value="0.50087"/>
    </inkml:brush>
  </inkml:definitions>
  <inkml:trace contextRef="#ctx0" brushRef="#br0">1 91 24575,'0'0'0,"7"0"0,17 0 0,12-5 0,20-4 0,10 0 0,11 1 0,6 2 0,17-3 0,4-3 0,-5 2 0,3 1 0,1 3 0,10 2 0,12 1 0,14 3 0,14-1 0,6 2 0,7-1 0,-3 1 0,-2-1 0,-11 0 0,-7 0 0,-1 0 0,-4 1 0,3-1 0,2 0 0,4 0 0,-2-1 0,3 1 0,1 0 0,-7 0 0,-12 0 0,-3 0 0,-8 0 0,6 0 0,-8 0 0,-1 0 0,5 0 0,4 0 0,-1 0 0,-7 0 0,-3 0 0,2 0 0,-2 0 0,-4 0 0,2 0 0,0 0 0,-9 0 0,-9 0 0,-5 0 0,-8 0 0,-5 0 0,-10 0 0,-2 0 0,-3 0 0,6 0 0,-1 0 0,2 0 0,-4 0 0,-1 0 0,0 0 0,1 0 0,0 0 0,1 0 0,0 0 0,1 0 0,0 0 0,0 0 0,1 0 0,-1 0 0,0 0 0,-4 0 0,-4 0 0,-10 0 0,-3 0 0,-3 0 0,-1 0 0,4 0 0,1 0 0,5 0 0,1 0 0,3 0 0,-1 0 0,2 0 0,4 0 0,5 0 0,3 0 0,6 0 0,1 0 0,-6 0 0,-2 0 0,-5 0 0,-6 0 0,-5 0 0,1 0 0,-2 0 0,-1 0 0,-6 0 0,-6 0 0,-2 0 0,-3 0 0,-3 0 0,-3 0 0,-2 0 0,3 0 0,-1 0 0,5 0 0,-1 0 0,-2 0 0,0 0 0,-3 0 0,-1 0 0,-1 0 0,-5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0:46:12.391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180.19336"/>
      <inkml:brushProperty name="anchorY" value="156.9502"/>
      <inkml:brushProperty name="scaleFactor" value="0.50087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5056.23779"/>
      <inkml:brushProperty name="anchorY" value="-1115.25867"/>
      <inkml:brushProperty name="scaleFactor" value="0.50087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8825.25"/>
      <inkml:brushProperty name="anchorY" value="-2387.46729"/>
      <inkml:brushProperty name="scaleFactor" value="0.50087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398.83838"/>
      <inkml:brushProperty name="anchorY" value="-1868.4071"/>
      <inkml:brushProperty name="scaleFactor" value="0.50087"/>
    </inkml:brush>
  </inkml:definitions>
  <inkml:trace contextRef="#ctx0" brushRef="#br0">0 510 24575,'0'0'0,"8"0"0,24 0 0,17 0 0,22 0 0,29 0 0,34 0 0,28 0 0,28 0 0,18 0 0,12 0 0,1 0 0,-2 0 0,-9 0 0,-14 0 0,-26 0 0,-30 0 0,-31 0 0,-31 0 0,-23 0 0,-23 0 0</inkml:trace>
  <inkml:trace contextRef="#ctx0" brushRef="#br1" timeOffset="1847.63">175 377 24575,'0'0'0,"4"0"0,6 0 0,8 0 0,8 0 0,3 0 0,5 0 0,9 0 0,2 0 0,7 0 0,0 0 0,0 0 0,3 0 0,2 0 0,4 0 0,-3 0 0,2 0 0,1 0 0,2 0 0,1 0 0,1 0 0,6 0 0,0 0 0,4 0 0,0 0 0,3 0 0,-2 0 0,3 0 0,-2 0 0,-2 0 0,-3 0 0,-3 0 0,-5 0 0,-2 0 0,-4 0 0,-1 0 0,-3 0 0,-2 0 0,-4 0 0,-1 0 0,-2 0 0,0 0 0,-1 0 0,-1 0 0,-3 0 0,-6 0 0,-3 0 0,-4 0 0,-8 0 0</inkml:trace>
  <inkml:trace contextRef="#ctx0" brushRef="#br2" timeOffset="2544.2">2208 1 24575,'0'0'0,"-7"3"0,-17 12 0,-16 7 0,-13 13 0,-13 7 0,-5 8 0,-8 7 0,1 0 0,5-1 0,-1-3 0,6-2 0,7-8 0,1-1 0,-4-6 0,4 0 0,7-4 0,4-7 0,3 1 0,7-6 0,0-1 0,10 0 0,8-4 0</inkml:trace>
  <inkml:trace contextRef="#ctx0" brushRef="#br3" timeOffset="3376.13">2518 110 24575,'0'0'0,"0"7"0,-4 8 0,-9 8 0,-14 11 0,-13 3 0,-10 8 0,-18 6 0,-5 2 0,-12 5 0,-5 2 0,3-6 0,7-3 0,14-7 0,10-12 0,11-6 0,10-4 0,11-7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0:46:20.568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9188.15527"/>
      <inkml:brushProperty name="anchorY" value="-2450.89282"/>
      <inkml:brushProperty name="scaleFactor" value="0.50087"/>
    </inkml:brush>
  </inkml:definitions>
  <inkml:trace contextRef="#ctx0" brushRef="#br0">1 1 24575,'0'0'0,"7"0"0,8 0 0,7 0 0,8 0 0,6 0 0,5 0 0,2 0 0,6 0 0,6 0 0,9 0 0,3 0 0,7 0 0,5 0 0,4 0 0,3 0 0,11 0 0,6 0 0,8 0 0,4 0 0,6 0 0,-1 0 0,-5 0 0,-6 0 0,-12 0 0,-14 0 0,-9 0 0,-7 0 0,-3 0 0,-5 0 0,-1 0 0,1 0 0,1 0 0,7 0 0,5 0 0,7 0 0,4 0 0,-1 0 0,-8 0 0,-7 0 0,-8 0 0,-2 0 0,-5 0 0,-2 0 0,-3 0 0,-2 0 0,-1 0 0,0 0 0,0 0 0,-5 0 0,-4 0 0,-5 0 0,-3 0 0,-7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0:46:19.15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4283.16357"/>
      <inkml:brushProperty name="anchorY" value="-1222.92639"/>
      <inkml:brushProperty name="scaleFactor" value="0.50087"/>
    </inkml:brush>
  </inkml:definitions>
  <inkml:trace contextRef="#ctx0" brushRef="#br0">1 47 24575,'0'0'0,"3"-4"0,11-5 0,4-1 0,8 2 0,11 2 0,14 1 0,13 3 0,11 0 0,7 2 0,14 0 0,2 0 0,2 1 0,-1-1 0,-8 0 0,-6 1 0,-12-1 0,-9 0 0,-5 0 0,0 0 0,0 0 0,-3 0 0,1 0 0,3 0 0,1 0 0,6 0 0,7 0 0,5 0 0,5 0 0,2 0 0,11 0 0,1 0 0,-3 0 0,-7 0 0,-12 0 0,-9 0 0,-10 0 0,-6 0 0,-1 0 0,-2 0 0,3 0 0,4 0 0,4 0 0,2 0 0,3 0 0,2 0 0,-4 0 0,-4 0 0,-9 0 0,-4 0 0,-3 0 0,0 0 0,-6 0 0,2 0 0,-5 0 0,-3 0 0,-2 0 0,-3 0 0,-2 0 0,-1 0 0,0 0 0,-1 0 0,1 0 0,4 0 0,0 0 0,-4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0:46:08.016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5201.04248"/>
      <inkml:brushProperty name="anchorY" value="-1272.20874"/>
      <inkml:brushProperty name="scaleFactor" value="0.50087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0114.69629"/>
      <inkml:brushProperty name="anchorY" value="-2611.15088"/>
      <inkml:brushProperty name="scaleFactor" value="0.50087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503.07422"/>
      <inkml:brushProperty name="anchorY" value="-2155.7019"/>
      <inkml:brushProperty name="scaleFactor" value="0.50087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5521.62646"/>
      <inkml:brushProperty name="anchorY" value="-1368.5127"/>
      <inkml:brushProperty name="scaleFactor" value="0.50087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253.30444"/>
      <inkml:brushProperty name="anchorY" value="-584.36475"/>
      <inkml:brushProperty name="scaleFactor" value="0.50087"/>
    </inkml:brush>
  </inkml:definitions>
  <inkml:trace contextRef="#ctx0" brushRef="#br0">0 1236 24575,'0'0'0,"0"4"0,0 6 0,5-1 0,8-1 0,14 3 0,8-2 0,16 3 0,8 2 0,19 2 0,8 3 0,1-3 0,3-3 0,0-4 0,-5-4 0,-4-2 0,-6-2 0,-8-1 0,-7-1 0,-2 0 0,-5 1 0,-3-1 0,2 1 0,-2 0 0,-2-1 0,0 1 0,-2 0 0,4 0 0,3 0 0,5 1 0,-1-1 0,2 0 0,-2 0 0,1 0 0,2 0 0,6 0 0,6 0 0,6 0 0,1 0 0,-6 0 0,-8 0 0,-6 0 0,-2 0 0,-9 0 0,-7 0 0,-7 0 0,-2 0 0,-3 0 0,-2 0 0,2 0 0,-1 0 0,-1 0 0,-1 0 0,2 0 0,5-5 0,3 0 0,3 1 0,3 0 0,1 1 0,-3 2 0,1 0 0,-1 0 0,-3 1 0,-4-4 0,-4 0 0,2-1 0,-3 2 0,4-4 0,-2 1 0,-1 0 0,-3 2 0,0-3 0,-3 1 0,0 1 0,-1 1 0,0 1 0,0 2 0,-1 0 0,1 1 0,0 0 0,0 0 0,0 1 0,0-1 0,0 0 0,-4 0 0</inkml:trace>
  <inkml:trace contextRef="#ctx0" brushRef="#br1" timeOffset="814.95">3911 751 24575,'0'0'0,"-7"0"0,-12 5 0,-13 13 0,-11 4 0,-10 9 0,-8 5 0,-8 14 0,-12 6 0,-6 11 0,-8 0 0,3 1 0,0-5 0,10-8 0,11-11 0,9-7 0,7-8 0,16-4 0,3-7 0,2-2 0,8-1 0,-2-2 0,7 0 0,1-3 0,1 3 0,-1 1 0,-4-2 0,-1-3 0,0-2 0,4-3 0</inkml:trace>
  <inkml:trace contextRef="#ctx0" brushRef="#br2" timeOffset="1679.08">3756 1106 24575,'0'0'0,"-4"0"0,-9 9 0,-10 5 0,-7 12 0,-8 4 0,-7 6 0,-9 4 0,-5 2 0,-4-2 0,2 0 0,3-4 0,4 1 0,3-4 0,8-2 0,6-4 0,7-6 0,3-6 0,8-7 0</inkml:trace>
  <inkml:trace contextRef="#ctx0" brushRef="#br3" timeOffset="2767.88">3734 1 24575,'0'0'0,"-3"0"0,-7 4 0,-4 5 0,-12 0 0,-7 8 0,-11 3 0,-8 3 0,-7 4 0,-5 6 0,-2 0 0,-2 3 0,5-2 0,-1 2 0,1-2 0,4-4 0,4-2 0,3-2 0,4-2 0,7-2 0,5-4 0,6-5 0,3-5 0,8-4 0</inkml:trace>
  <inkml:trace contextRef="#ctx0" brushRef="#br4" timeOffset="3543.29">4110 133 24575,'0'0'0,"-4"4"0,-5 5 0,-9 5 0,-13 8 0,-7 2 0,-5 11 0,-8 5 0,-5 8 0,-5-2 0,-7 5 0,2-6 0,3 0 0,6-5 0,0-11 0,3-3 0,12-5 0,7-6 0,7-4 0,8-5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0:46:05.142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0087"/>
    </inkml:brush>
  </inkml:definitions>
  <inkml:trace contextRef="#ctx0" brushRef="#br0">1 0 24575,'0'0'0,"4"0"0,5 0 0,5 0 0,8 0 0,2 0 0,7 0 0,8 0 0,9 0 0,12 0 0,14 0 0,17 0 0,7 0 0,2 0 0,0 0 0,-7 0 0,-3 0 0,-6 0 0,-7 0 0,-8 0 0,-4 0 0,-2 0 0,-1 0 0,-4 0 0,1 0 0,0 0 0,-2 0 0,2 0 0,1 0 0,-3 0 0,2 0 0,1 0 0,2 0 0,1 0 0,2 0 0,5 0 0,10 0 0,4 0 0,4 0 0,3 0 0,-5 0 0,0 0 0,-4 0 0,-1 0 0,5 0 0,2 0 0,2 0 0,0 0 0,0 0 0,-5 0 0,-9 0 0,-9 0 0,-9 0 0,-11 0 0,-5 0 0,-7 0 0,-5 0 0,1 0 0,-3 0 0,-2 0 0,-1 0 0,-1 0 0,-1 0 0,-1 0 0,0 0 0,0 0 0,-1 0 0,-3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1250</Words>
  <Characters>6876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22958 - ANTHONY FABIAN RAMIREZ ORELLANA</dc:creator>
  <cp:keywords/>
  <dc:description/>
  <cp:lastModifiedBy>22958 - ANTHONY FABIAN RAMIREZ ORELLANA</cp:lastModifiedBy>
  <cp:revision>13</cp:revision>
  <cp:lastPrinted>2024-04-26T01:30:00Z</cp:lastPrinted>
  <dcterms:created xsi:type="dcterms:W3CDTF">2024-04-25T01:03:00Z</dcterms:created>
  <dcterms:modified xsi:type="dcterms:W3CDTF">2024-04-26T01:30:00Z</dcterms:modified>
</cp:coreProperties>
</file>